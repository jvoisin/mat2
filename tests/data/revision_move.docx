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This paragraph did not move.</w:t>
      </w:r>
    </w:p>
    <w:p>
      <w:pPr>
        <w:pStyle w:val="Normal"/>
        <w:rPr/>
      </w:pPr>
      <w:moveFromRangeStart w:id="30" w:name="move12345" w:author="Alice Reviewer" w:date="2026-01-02T10:00:00Z"/>
      <w:moveFrom w:id="31" w:author="Alice Reviewer" w:date="2026-01-02T10:00:00Z">
        <w:r>
          <w:rPr/>
          <w:t>The budget figures are confidential.</w:t>
        </w:r>
      </w:moveFrom>
      <w:moveFromRangeEnd w:id="30"/>
    </w:p>
    <w:p>
      <w:pPr>
        <w:pStyle w:val="Normal"/>
        <w:rPr/>
      </w:pPr>
      <w:moveToRangeStart w:id="33" w:name="move12345" w:author="Alice Reviewer" w:date="2026-01-02T10:00:00Z"/>
      <w:moveTo w:id="34" w:author="Alice Reviewer" w:date="2026-01-02T10:00:00Z">
        <w:r>
          <w:rPr/>
          <w:t>The budget figures are confidential.</w:t>
        </w:r>
      </w:moveTo>
      <w:moveToRangeEnd w:id="33"/>
      <w:r>
        <w:rPr/>
        <w:t>Trailing text stays last.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Nimbus Roman No9 L">
    <w:altName w:val="Times New Roman"/>
    <w:charset w:val="01"/>
    <w:family w:val="roman"/>
    <w:pitch w:val="variable"/>
  </w:font>
  <w:font w:name="Nimbus Sans L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trackRevisions/>
  <w:defaultTabStop w:val="709"/>
  <w:autoHyphenation w:val="fals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ans CJK SC Regular" w:cs="Lohit Devanagari"/>
        <w:kern w:val="2"/>
        <w:sz w:val="22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 w:val="false"/>
      <w:tabs>
        <w:tab w:val="left" w:pos="709" w:leader="none"/>
      </w:tabs>
      <w:suppressAutoHyphens w:val="true"/>
      <w:bidi w:val="0"/>
      <w:jc w:val="left"/>
    </w:pPr>
    <w:rPr>
      <w:rFonts w:ascii="Nimbus Roman No9 L;Times New Roman" w:hAnsi="Nimbus Roman No9 L;Times New Roman" w:eastAsia="DejaVu Sans" w:cs="FreeSans"/>
      <w:color w:val="00000A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Nimbus Sans L;Arial" w:hAnsi="Nimbus Sans L;Arial" w:eastAsia="DejaVu Sans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>
      <w:widowControl w:val="false"/>
      <w:bidi w:val="0"/>
      <w:jc w:val="left"/>
    </w:pPr>
    <w:rPr>
      <w:rFonts w:ascii="Nimbus Roman No9 L;Times New Roman" w:hAnsi="Nimbus Roman No9 L;Times New Roman" w:eastAsia="Noto Sans CJK SC Regular" w:cs="FreeSans"/>
      <w:color w:val="00000A"/>
      <w:kern w:val="2"/>
      <w:sz w:val="22"/>
      <w:szCs w:val="24"/>
      <w:lang w:val="en-US" w:eastAsia="zh-CN" w:bidi="hi-I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Nimbus Roman No9 L;Times New Roman" w:hAnsi="Nimbus Roman No9 L;Times New Roman"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Nimbus Roman No9 L;Times New Roman" w:hAnsi="Nimbus Roman No9 L;Times New Roman" w:cs="FreeSans"/>
    </w:rPr>
  </w:style>
  <w:style w:type="paragraph" w:styleId="Textbody1">
    <w:name w:val="Text body"/>
    <w:basedOn w:val="Normal"/>
    <w:qFormat/>
    <w:pPr>
      <w:spacing w:before="0" w:after="12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LibreOffice/6.0.3.2$Linux_X86_64 LibreOffice_project/00m0$Build-2</Application>
  <Pages>1</Pages>
  <Words>23</Words>
  <Characters>92</Characters>
  <CharactersWithSpaces>113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2011-08-05T10:49:31Z</dcterms:created>
  <dc:creator>julien voisin</dc:creator>
  <dc:description/>
  <dc:language>en-US</dc:language>
  <cp:lastModifiedBy/>
  <dcterms:modified xsi:type="dcterms:W3CDTF">2018-07-01T17:43:07Z</dcterms:modified>
  <cp:revision>3</cp:revision>
  <dc:subject/>
  <dc:title/>
</cp:coreProperties>
</file>